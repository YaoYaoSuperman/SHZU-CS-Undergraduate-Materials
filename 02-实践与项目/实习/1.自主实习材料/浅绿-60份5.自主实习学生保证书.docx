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F84D0" w14:textId="77777777" w:rsidR="0024089D" w:rsidRDefault="00000000">
      <w:pPr>
        <w:adjustRightInd w:val="0"/>
        <w:snapToGrid w:val="0"/>
        <w:spacing w:line="660" w:lineRule="exact"/>
        <w:jc w:val="center"/>
        <w:rPr>
          <w:ins w:id="0" w:author="浚訸" w:date="2024-06-14T10:45:00Z"/>
          <w:rFonts w:ascii="方正小标宋简体" w:eastAsia="方正小标宋简体" w:hAnsi="方正小标宋简体" w:cs="方正小标宋简体"/>
          <w:bCs/>
          <w:color w:val="000000"/>
          <w:sz w:val="44"/>
          <w:szCs w:val="44"/>
        </w:rPr>
      </w:pPr>
      <w:r>
        <w:rPr>
          <w:rFonts w:ascii="方正小标宋简体" w:eastAsia="方正小标宋简体" w:hAnsi="方正小标宋简体" w:cs="方正小标宋简体" w:hint="eastAsia"/>
          <w:bCs/>
          <w:color w:val="000000"/>
          <w:sz w:val="44"/>
          <w:szCs w:val="44"/>
        </w:rPr>
        <w:t>石河子大学信息科学与技术学院自主实习</w:t>
      </w:r>
    </w:p>
    <w:p w14:paraId="5713D00E" w14:textId="77777777" w:rsidR="0024089D" w:rsidRDefault="00000000">
      <w:pPr>
        <w:adjustRightInd w:val="0"/>
        <w:snapToGrid w:val="0"/>
        <w:spacing w:line="660" w:lineRule="exact"/>
        <w:jc w:val="center"/>
        <w:rPr>
          <w:rFonts w:ascii="方正小标宋简体" w:eastAsia="方正小标宋简体" w:hAnsi="方正小标宋简体" w:cs="方正小标宋简体"/>
          <w:bCs/>
          <w:color w:val="000000"/>
          <w:sz w:val="44"/>
          <w:szCs w:val="44"/>
        </w:rPr>
      </w:pPr>
      <w:r>
        <w:rPr>
          <w:rFonts w:ascii="方正小标宋简体" w:eastAsia="方正小标宋简体" w:hAnsi="方正小标宋简体" w:cs="方正小标宋简体" w:hint="eastAsia"/>
          <w:bCs/>
          <w:color w:val="000000"/>
          <w:sz w:val="44"/>
          <w:szCs w:val="44"/>
        </w:rPr>
        <w:t>学生保证书</w:t>
      </w:r>
    </w:p>
    <w:p w14:paraId="24227533" w14:textId="689A3F2D" w:rsidR="0024089D" w:rsidRDefault="00000000">
      <w:pPr>
        <w:adjustRightInd w:val="0"/>
        <w:snapToGrid w:val="0"/>
        <w:spacing w:beforeLines="100" w:before="312"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本人</w:t>
      </w:r>
      <w:r>
        <w:rPr>
          <w:rFonts w:ascii="仿宋_GB2312" w:eastAsia="仿宋_GB2312" w:hAnsi="仿宋_GB2312" w:cs="仿宋_GB2312" w:hint="eastAsia"/>
          <w:color w:val="000000"/>
          <w:sz w:val="32"/>
          <w:szCs w:val="32"/>
          <w:u w:val="single"/>
        </w:rPr>
        <w:t xml:space="preserve">    </w:t>
      </w:r>
      <w:ins w:id="1" w:author="瑶 卢" w:date="2024-12-27T10:30:00Z" w16du:dateUtc="2024-12-27T02:30:00Z">
        <w:r w:rsidR="00FF11FB">
          <w:rPr>
            <w:rFonts w:ascii="仿宋_GB2312" w:eastAsia="仿宋_GB2312" w:hAnsi="仿宋_GB2312" w:cs="仿宋_GB2312" w:hint="eastAsia"/>
            <w:color w:val="000000"/>
            <w:sz w:val="32"/>
            <w:szCs w:val="32"/>
            <w:u w:val="single"/>
          </w:rPr>
          <w:t>卢瑶</w:t>
        </w:r>
      </w:ins>
      <w:r>
        <w:rPr>
          <w:rFonts w:ascii="仿宋_GB2312" w:eastAsia="仿宋_GB2312" w:hAnsi="仿宋_GB2312" w:cs="仿宋_GB2312" w:hint="eastAsia"/>
          <w:color w:val="000000"/>
          <w:sz w:val="32"/>
          <w:szCs w:val="32"/>
          <w:u w:val="single"/>
        </w:rPr>
        <w:t xml:space="preserve">    </w:t>
      </w:r>
      <w:r>
        <w:rPr>
          <w:rFonts w:ascii="仿宋_GB2312" w:eastAsia="仿宋_GB2312" w:hAnsi="仿宋_GB2312" w:cs="仿宋_GB2312" w:hint="eastAsia"/>
          <w:color w:val="000000"/>
          <w:sz w:val="32"/>
          <w:szCs w:val="32"/>
        </w:rPr>
        <w:t xml:space="preserve"> ，学号：</w:t>
      </w:r>
      <w:ins w:id="2" w:author="瑶 卢" w:date="2024-12-27T10:30:00Z" w16du:dateUtc="2024-12-27T02:30:00Z">
        <w:r w:rsidR="00FF11FB">
          <w:rPr>
            <w:rFonts w:ascii="仿宋_GB2312" w:eastAsia="仿宋_GB2312" w:hAnsi="仿宋_GB2312" w:cs="仿宋_GB2312" w:hint="eastAsia"/>
            <w:color w:val="000000"/>
            <w:sz w:val="32"/>
            <w:szCs w:val="32"/>
            <w:u w:val="single"/>
          </w:rPr>
          <w:t xml:space="preserve"> 20211018341</w:t>
        </w:r>
      </w:ins>
      <w:del w:id="3" w:author="瑶 卢" w:date="2024-12-27T10:30:00Z" w16du:dateUtc="2024-12-27T02:30:00Z">
        <w:r w:rsidDel="00FF11FB">
          <w:rPr>
            <w:rFonts w:ascii="仿宋_GB2312" w:eastAsia="仿宋_GB2312" w:hAnsi="仿宋_GB2312" w:cs="仿宋_GB2312" w:hint="eastAsia"/>
            <w:color w:val="000000"/>
            <w:sz w:val="32"/>
            <w:szCs w:val="32"/>
            <w:u w:val="single"/>
          </w:rPr>
          <w:delText xml:space="preserve">    </w:delText>
        </w:r>
      </w:del>
      <w:r>
        <w:rPr>
          <w:rFonts w:ascii="仿宋_GB2312" w:eastAsia="仿宋_GB2312" w:hAnsi="仿宋_GB2312" w:cs="仿宋_GB2312" w:hint="eastAsia"/>
          <w:color w:val="000000"/>
          <w:sz w:val="32"/>
          <w:szCs w:val="32"/>
          <w:u w:val="single"/>
        </w:rPr>
        <w:t xml:space="preserve">    </w:t>
      </w:r>
      <w:r>
        <w:rPr>
          <w:rFonts w:ascii="仿宋_GB2312" w:eastAsia="仿宋_GB2312" w:hAnsi="仿宋_GB2312" w:cs="仿宋_GB2312" w:hint="eastAsia"/>
          <w:color w:val="000000"/>
          <w:sz w:val="32"/>
          <w:szCs w:val="32"/>
        </w:rPr>
        <w:t>身份证号：</w:t>
      </w:r>
      <w:r>
        <w:rPr>
          <w:rFonts w:ascii="仿宋_GB2312" w:eastAsia="仿宋_GB2312" w:hAnsi="仿宋_GB2312" w:cs="仿宋_GB2312" w:hint="eastAsia"/>
          <w:color w:val="000000"/>
          <w:sz w:val="32"/>
          <w:szCs w:val="32"/>
          <w:u w:val="single"/>
        </w:rPr>
        <w:t xml:space="preserve">   </w:t>
      </w:r>
      <w:ins w:id="4" w:author="瑶 卢" w:date="2024-12-27T10:30:00Z" w16du:dateUtc="2024-12-27T02:30:00Z">
        <w:r w:rsidR="00732C26">
          <w:rPr>
            <w:rFonts w:ascii="仿宋_GB2312" w:eastAsia="仿宋_GB2312" w:hAnsi="仿宋_GB2312" w:cs="仿宋_GB2312" w:hint="eastAsia"/>
            <w:color w:val="000000"/>
            <w:sz w:val="32"/>
            <w:szCs w:val="32"/>
            <w:u w:val="single"/>
          </w:rPr>
          <w:t>15042120020</w:t>
        </w:r>
      </w:ins>
      <w:ins w:id="5" w:author="瑶 卢" w:date="2024-12-27T10:31:00Z" w16du:dateUtc="2024-12-27T02:31:00Z">
        <w:r w:rsidR="00732C26">
          <w:rPr>
            <w:rFonts w:ascii="仿宋_GB2312" w:eastAsia="仿宋_GB2312" w:hAnsi="仿宋_GB2312" w:cs="仿宋_GB2312" w:hint="eastAsia"/>
            <w:color w:val="000000"/>
            <w:sz w:val="32"/>
            <w:szCs w:val="32"/>
            <w:u w:val="single"/>
          </w:rPr>
          <w:t>6040933</w:t>
        </w:r>
      </w:ins>
      <w:r>
        <w:rPr>
          <w:rFonts w:ascii="仿宋_GB2312" w:eastAsia="仿宋_GB2312" w:hAnsi="仿宋_GB2312" w:cs="仿宋_GB2312" w:hint="eastAsia"/>
          <w:color w:val="000000"/>
          <w:sz w:val="32"/>
          <w:szCs w:val="32"/>
          <w:u w:val="single"/>
        </w:rPr>
        <w:t xml:space="preserve">                 </w:t>
      </w:r>
      <w:r>
        <w:rPr>
          <w:rFonts w:ascii="仿宋_GB2312" w:eastAsia="仿宋_GB2312" w:hAnsi="仿宋_GB2312" w:cs="仿宋_GB2312" w:hint="eastAsia"/>
          <w:color w:val="000000"/>
          <w:sz w:val="32"/>
          <w:szCs w:val="32"/>
        </w:rPr>
        <w:t xml:space="preserve"> ，系石河子大学信息科学与技术学院</w:t>
      </w:r>
      <w:r>
        <w:rPr>
          <w:rFonts w:ascii="仿宋_GB2312" w:eastAsia="仿宋_GB2312" w:hAnsi="仿宋_GB2312" w:cs="仿宋_GB2312" w:hint="eastAsia"/>
          <w:color w:val="000000"/>
          <w:sz w:val="32"/>
          <w:szCs w:val="32"/>
          <w:u w:val="single"/>
        </w:rPr>
        <w:t xml:space="preserve">   </w:t>
      </w:r>
      <w:ins w:id="6" w:author="瑶 卢" w:date="2024-12-27T10:31:00Z" w16du:dateUtc="2024-12-27T02:31:00Z">
        <w:r w:rsidR="00732C26">
          <w:rPr>
            <w:rFonts w:ascii="仿宋_GB2312" w:eastAsia="仿宋_GB2312" w:hAnsi="仿宋_GB2312" w:cs="仿宋_GB2312" w:hint="eastAsia"/>
            <w:color w:val="000000"/>
            <w:sz w:val="32"/>
            <w:szCs w:val="32"/>
            <w:u w:val="single"/>
          </w:rPr>
          <w:t>计算机科学与技术</w:t>
        </w:r>
      </w:ins>
      <w:del w:id="7" w:author="瑶 卢" w:date="2024-12-27T10:31:00Z" w16du:dateUtc="2024-12-27T02:31:00Z">
        <w:r w:rsidDel="00732C26">
          <w:rPr>
            <w:rFonts w:ascii="仿宋_GB2312" w:eastAsia="仿宋_GB2312" w:hAnsi="仿宋_GB2312" w:cs="仿宋_GB2312" w:hint="eastAsia"/>
            <w:color w:val="000000"/>
            <w:sz w:val="32"/>
            <w:szCs w:val="32"/>
            <w:u w:val="single"/>
          </w:rPr>
          <w:delText xml:space="preserve">     </w:delText>
        </w:r>
      </w:del>
      <w:r>
        <w:rPr>
          <w:rFonts w:ascii="仿宋_GB2312" w:eastAsia="仿宋_GB2312" w:hAnsi="仿宋_GB2312" w:cs="仿宋_GB2312" w:hint="eastAsia"/>
          <w:color w:val="000000"/>
          <w:sz w:val="32"/>
          <w:szCs w:val="32"/>
          <w:u w:val="single"/>
        </w:rPr>
        <w:t xml:space="preserve">   </w:t>
      </w:r>
      <w:r>
        <w:rPr>
          <w:rFonts w:ascii="仿宋_GB2312" w:eastAsia="仿宋_GB2312" w:hAnsi="仿宋_GB2312" w:cs="仿宋_GB2312" w:hint="eastAsia"/>
          <w:color w:val="000000"/>
          <w:sz w:val="32"/>
          <w:szCs w:val="32"/>
        </w:rPr>
        <w:t>专业</w:t>
      </w:r>
      <w:r>
        <w:rPr>
          <w:rFonts w:ascii="仿宋_GB2312" w:eastAsia="仿宋_GB2312" w:hAnsi="仿宋_GB2312" w:cs="仿宋_GB2312" w:hint="eastAsia"/>
          <w:color w:val="000000"/>
          <w:sz w:val="32"/>
          <w:szCs w:val="32"/>
          <w:u w:val="single"/>
        </w:rPr>
        <w:t xml:space="preserve"> </w:t>
      </w:r>
      <w:del w:id="8" w:author="瑶 卢" w:date="2024-12-27T10:31:00Z" w16du:dateUtc="2024-12-27T02:31:00Z">
        <w:r w:rsidDel="00FD739C">
          <w:rPr>
            <w:rFonts w:ascii="仿宋_GB2312" w:eastAsia="仿宋_GB2312" w:hAnsi="仿宋_GB2312" w:cs="仿宋_GB2312" w:hint="eastAsia"/>
            <w:color w:val="000000"/>
            <w:sz w:val="32"/>
            <w:szCs w:val="32"/>
            <w:u w:val="single"/>
          </w:rPr>
          <w:delText xml:space="preserve">  </w:delText>
        </w:r>
      </w:del>
      <w:r>
        <w:rPr>
          <w:rFonts w:ascii="仿宋_GB2312" w:eastAsia="仿宋_GB2312" w:hAnsi="仿宋_GB2312" w:cs="仿宋_GB2312" w:hint="eastAsia"/>
          <w:color w:val="000000"/>
          <w:sz w:val="32"/>
          <w:szCs w:val="32"/>
          <w:u w:val="single"/>
        </w:rPr>
        <w:t xml:space="preserve"> </w:t>
      </w:r>
      <w:ins w:id="9" w:author="瑶 卢" w:date="2024-12-27T10:31:00Z" w16du:dateUtc="2024-12-27T02:31:00Z">
        <w:r w:rsidR="00732C26">
          <w:rPr>
            <w:rFonts w:ascii="仿宋_GB2312" w:eastAsia="仿宋_GB2312" w:hAnsi="仿宋_GB2312" w:cs="仿宋_GB2312" w:hint="eastAsia"/>
            <w:color w:val="000000"/>
            <w:sz w:val="32"/>
            <w:szCs w:val="32"/>
            <w:u w:val="single"/>
          </w:rPr>
          <w:t>21级5班</w:t>
        </w:r>
      </w:ins>
      <w:r>
        <w:rPr>
          <w:rFonts w:ascii="仿宋_GB2312" w:eastAsia="仿宋_GB2312" w:hAnsi="仿宋_GB2312" w:cs="仿宋_GB2312" w:hint="eastAsia"/>
          <w:color w:val="000000"/>
          <w:sz w:val="32"/>
          <w:szCs w:val="32"/>
          <w:u w:val="single"/>
        </w:rPr>
        <w:t xml:space="preserve">      </w:t>
      </w:r>
      <w:r>
        <w:rPr>
          <w:rFonts w:ascii="仿宋_GB2312" w:eastAsia="仿宋_GB2312" w:hAnsi="仿宋_GB2312" w:cs="仿宋_GB2312" w:hint="eastAsia"/>
          <w:color w:val="000000"/>
          <w:sz w:val="32"/>
          <w:szCs w:val="32"/>
        </w:rPr>
        <w:t>班级学生。现申请自主联系单位进行毕业实习，并保证如下：</w:t>
      </w:r>
    </w:p>
    <w:p w14:paraId="1E47E63E"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严格遵守实习单位和学院的双重管理。</w:t>
      </w:r>
    </w:p>
    <w:p w14:paraId="4959AD39"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bCs/>
          <w:color w:val="000000"/>
          <w:sz w:val="32"/>
          <w:szCs w:val="32"/>
        </w:rPr>
        <w:t>严格按照毕业实习任务和要求到信息类单位或岗位认真开展并完成毕业实习工作，如弄虚作假后果自负。</w:t>
      </w:r>
    </w:p>
    <w:p w14:paraId="115F4ACB"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严格按照《实习大纲》的有关要求进行实习，实习时间安排按照《实习计划安排》执行，具体管理参照信息科学与及技术学院关于实习生的管理规定和安排执行。</w:t>
      </w:r>
    </w:p>
    <w:p w14:paraId="0102DFDA"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严格遵守实习单位的规章制度，认真履行实习生的义务，以保持石河子大学信息科学与及技术学院的良好形象。实习结束，所在实习单位必须写好毕业实习手册里的实习鉴定和考核并加盖公章。</w:t>
      </w:r>
    </w:p>
    <w:p w14:paraId="3B874EC3"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实习期间每周至少与学校联系一次，必须在规定的时间内返校，参加实习考核、毕业设计开题、考试、补考，返校时间及有关工作提前两周向年级辅导员问询，如返校延误或其他原因造成的后果，责任自负。如遇特殊情况不能按时返校需经申请审批同意后方可生效。</w:t>
      </w:r>
    </w:p>
    <w:p w14:paraId="41D60E2A"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实习期间增强自我保护意识，不去各类娱乐场所及网吧，不去不安全的场所，不参加具有危险性的活动，不参加与学生</w:t>
      </w:r>
      <w:r>
        <w:rPr>
          <w:rFonts w:ascii="仿宋_GB2312" w:eastAsia="仿宋_GB2312" w:hAnsi="仿宋_GB2312" w:cs="仿宋_GB2312" w:hint="eastAsia"/>
          <w:color w:val="000000"/>
          <w:sz w:val="32"/>
          <w:szCs w:val="32"/>
        </w:rPr>
        <w:lastRenderedPageBreak/>
        <w:t>身份不符的活动。往返途中，严格遵守交通法规，注意交通、饮食、人身及财物安全。</w:t>
      </w:r>
    </w:p>
    <w:p w14:paraId="1AE34FCF"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实习期间的住院治疗，需先报告指导老师，费用全部自理后，凭诊断证明、出院证、出院结算单，按有关规定处理。</w:t>
      </w:r>
    </w:p>
    <w:p w14:paraId="14A4F8F8" w14:textId="77777777" w:rsidR="0024089D" w:rsidRDefault="00000000">
      <w:pPr>
        <w:numPr>
          <w:ilvl w:val="0"/>
          <w:numId w:val="1"/>
        </w:numPr>
        <w:adjustRightInd w:val="0"/>
        <w:snapToGrid w:val="0"/>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实习期间因不遵守学校、学院及实习单位的各项规定和要求或自身原因发生事故，致使本人或他人人身、财产等造成的损害，由本人全权承担责任。</w:t>
      </w:r>
    </w:p>
    <w:p w14:paraId="048AE550" w14:textId="77777777" w:rsidR="0024089D" w:rsidRDefault="00000000">
      <w:pPr>
        <w:adjustRightInd w:val="0"/>
        <w:snapToGrid w:val="0"/>
        <w:spacing w:line="560" w:lineRule="exact"/>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（以下无正文）</w:t>
      </w:r>
    </w:p>
    <w:p w14:paraId="25F43EFB" w14:textId="77777777" w:rsidR="0024089D" w:rsidRDefault="00000000">
      <w:pPr>
        <w:adjustRightInd w:val="0"/>
        <w:snapToGrid w:val="0"/>
        <w:spacing w:line="560" w:lineRule="exact"/>
        <w:ind w:firstLineChars="200" w:firstLine="640"/>
        <w:rPr>
          <w:rFonts w:ascii="仿宋_GB2312" w:eastAsia="仿宋_GB2312" w:hAnsi="仿宋_GB2312" w:cs="仿宋_GB2312"/>
          <w:bCs/>
          <w:color w:val="000000"/>
          <w:sz w:val="32"/>
          <w:szCs w:val="32"/>
        </w:rPr>
      </w:pPr>
      <w:r>
        <w:rPr>
          <w:rFonts w:ascii="仿宋_GB2312" w:eastAsia="仿宋_GB2312" w:hAnsi="仿宋_GB2312" w:cs="仿宋_GB2312" w:hint="eastAsia"/>
          <w:bCs/>
          <w:color w:val="000000"/>
          <w:sz w:val="32"/>
          <w:szCs w:val="32"/>
        </w:rPr>
        <w:t xml:space="preserve">               </w:t>
      </w:r>
    </w:p>
    <w:p w14:paraId="551EA7EC" w14:textId="77777777" w:rsidR="0024089D" w:rsidRDefault="0024089D">
      <w:pPr>
        <w:adjustRightInd w:val="0"/>
        <w:snapToGrid w:val="0"/>
        <w:spacing w:line="560" w:lineRule="exact"/>
        <w:ind w:firstLineChars="150" w:firstLine="480"/>
        <w:jc w:val="right"/>
        <w:rPr>
          <w:rFonts w:ascii="仿宋_GB2312" w:eastAsia="仿宋_GB2312" w:hAnsi="仿宋_GB2312" w:cs="仿宋_GB2312"/>
          <w:bCs/>
          <w:color w:val="000000"/>
          <w:sz w:val="32"/>
          <w:szCs w:val="32"/>
        </w:rPr>
      </w:pPr>
    </w:p>
    <w:p w14:paraId="67622B6A" w14:textId="77777777" w:rsidR="0024089D" w:rsidRDefault="00000000">
      <w:pPr>
        <w:adjustRightInd w:val="0"/>
        <w:snapToGrid w:val="0"/>
        <w:spacing w:line="560" w:lineRule="exact"/>
        <w:jc w:val="center"/>
        <w:rPr>
          <w:rFonts w:ascii="仿宋_GB2312" w:eastAsia="仿宋_GB2312" w:hAnsi="仿宋_GB2312" w:cs="仿宋_GB2312"/>
          <w:bCs/>
          <w:color w:val="000000"/>
          <w:sz w:val="32"/>
          <w:szCs w:val="32"/>
        </w:rPr>
      </w:pPr>
      <w:r>
        <w:rPr>
          <w:rFonts w:ascii="仿宋_GB2312" w:eastAsia="仿宋_GB2312" w:hAnsi="仿宋_GB2312" w:cs="仿宋_GB2312" w:hint="eastAsia"/>
          <w:bCs/>
          <w:color w:val="000000"/>
          <w:sz w:val="32"/>
          <w:szCs w:val="32"/>
        </w:rPr>
        <w:t xml:space="preserve">            学生签名：         </w:t>
      </w:r>
    </w:p>
    <w:p w14:paraId="5CE8CB8D" w14:textId="77777777" w:rsidR="0024089D" w:rsidRDefault="00000000">
      <w:pPr>
        <w:adjustRightInd w:val="0"/>
        <w:snapToGrid w:val="0"/>
        <w:spacing w:line="560" w:lineRule="exact"/>
        <w:jc w:val="center"/>
        <w:rPr>
          <w:rFonts w:ascii="仿宋_GB2312" w:eastAsia="仿宋_GB2312" w:hAnsi="仿宋_GB2312" w:cs="仿宋_GB2312"/>
          <w:bCs/>
          <w:color w:val="000000"/>
          <w:sz w:val="32"/>
          <w:szCs w:val="32"/>
        </w:rPr>
      </w:pPr>
      <w:r>
        <w:rPr>
          <w:rFonts w:ascii="仿宋_GB2312" w:eastAsia="仿宋_GB2312" w:hAnsi="仿宋_GB2312" w:cs="仿宋_GB2312" w:hint="eastAsia"/>
          <w:bCs/>
          <w:color w:val="000000"/>
          <w:sz w:val="32"/>
          <w:szCs w:val="32"/>
        </w:rPr>
        <w:t xml:space="preserve">                      年   月    日</w:t>
      </w:r>
    </w:p>
    <w:p w14:paraId="308EE31B" w14:textId="77777777" w:rsidR="0024089D" w:rsidRDefault="0024089D">
      <w:pPr>
        <w:spacing w:line="560" w:lineRule="exact"/>
        <w:jc w:val="center"/>
        <w:rPr>
          <w:rFonts w:ascii="宋体" w:eastAsia="宋体" w:hAnsi="宋体" w:cs="宋体"/>
          <w:b/>
          <w:color w:val="000000"/>
          <w:sz w:val="30"/>
          <w:szCs w:val="30"/>
        </w:rPr>
      </w:pPr>
    </w:p>
    <w:p w14:paraId="7063F2DA" w14:textId="77777777" w:rsidR="0024089D" w:rsidRDefault="0024089D">
      <w:pPr>
        <w:spacing w:line="560" w:lineRule="exact"/>
        <w:jc w:val="center"/>
        <w:rPr>
          <w:rFonts w:ascii="宋体" w:eastAsia="宋体" w:hAnsi="宋体" w:cs="宋体"/>
          <w:b/>
          <w:color w:val="000000"/>
          <w:sz w:val="30"/>
          <w:szCs w:val="30"/>
        </w:rPr>
      </w:pPr>
    </w:p>
    <w:p w14:paraId="78BC563B" w14:textId="77777777" w:rsidR="0024089D" w:rsidRDefault="0024089D">
      <w:pPr>
        <w:spacing w:line="560" w:lineRule="exact"/>
        <w:jc w:val="center"/>
        <w:rPr>
          <w:rFonts w:ascii="宋体" w:eastAsia="宋体" w:hAnsi="宋体" w:cs="宋体"/>
          <w:b/>
          <w:color w:val="000000"/>
          <w:sz w:val="30"/>
          <w:szCs w:val="30"/>
        </w:rPr>
      </w:pPr>
    </w:p>
    <w:p w14:paraId="53A246C0" w14:textId="77777777" w:rsidR="0024089D" w:rsidRDefault="0024089D">
      <w:pPr>
        <w:spacing w:line="560" w:lineRule="exact"/>
        <w:jc w:val="center"/>
        <w:rPr>
          <w:rFonts w:ascii="宋体" w:eastAsia="宋体" w:hAnsi="宋体" w:cs="宋体"/>
          <w:b/>
          <w:color w:val="000000"/>
          <w:sz w:val="30"/>
          <w:szCs w:val="30"/>
        </w:rPr>
      </w:pPr>
    </w:p>
    <w:p w14:paraId="184F18CB" w14:textId="77777777" w:rsidR="0024089D" w:rsidRDefault="0024089D">
      <w:pPr>
        <w:spacing w:line="560" w:lineRule="exact"/>
        <w:jc w:val="center"/>
        <w:rPr>
          <w:rFonts w:ascii="宋体" w:eastAsia="宋体" w:hAnsi="宋体" w:cs="宋体"/>
          <w:b/>
          <w:color w:val="000000"/>
          <w:sz w:val="30"/>
          <w:szCs w:val="30"/>
        </w:rPr>
      </w:pPr>
    </w:p>
    <w:p w14:paraId="68325A7C" w14:textId="77777777" w:rsidR="0024089D" w:rsidRDefault="0024089D">
      <w:pPr>
        <w:spacing w:line="560" w:lineRule="exact"/>
        <w:jc w:val="center"/>
        <w:rPr>
          <w:rFonts w:ascii="宋体" w:eastAsia="宋体" w:hAnsi="宋体" w:cs="宋体"/>
          <w:b/>
          <w:color w:val="000000"/>
          <w:sz w:val="30"/>
          <w:szCs w:val="30"/>
        </w:rPr>
      </w:pPr>
    </w:p>
    <w:p w14:paraId="53B801C0" w14:textId="77777777" w:rsidR="0024089D" w:rsidRDefault="0024089D">
      <w:pPr>
        <w:spacing w:line="560" w:lineRule="exact"/>
        <w:jc w:val="center"/>
        <w:rPr>
          <w:rFonts w:ascii="宋体" w:eastAsia="宋体" w:hAnsi="宋体" w:cs="宋体"/>
          <w:b/>
          <w:color w:val="000000"/>
          <w:sz w:val="30"/>
          <w:szCs w:val="30"/>
        </w:rPr>
      </w:pPr>
    </w:p>
    <w:p w14:paraId="39DBEC0A" w14:textId="77777777" w:rsidR="0024089D" w:rsidRDefault="0024089D">
      <w:pPr>
        <w:spacing w:line="560" w:lineRule="exact"/>
        <w:jc w:val="center"/>
        <w:rPr>
          <w:rFonts w:ascii="宋体" w:eastAsia="宋体" w:hAnsi="宋体" w:cs="宋体"/>
          <w:b/>
          <w:color w:val="000000"/>
          <w:sz w:val="30"/>
          <w:szCs w:val="30"/>
        </w:rPr>
      </w:pPr>
    </w:p>
    <w:p w14:paraId="0F7CB9C7" w14:textId="77777777" w:rsidR="0024089D" w:rsidRDefault="0024089D">
      <w:pPr>
        <w:spacing w:line="560" w:lineRule="exact"/>
        <w:jc w:val="center"/>
        <w:rPr>
          <w:rFonts w:ascii="宋体" w:eastAsia="宋体" w:hAnsi="宋体" w:cs="宋体"/>
          <w:b/>
          <w:color w:val="000000"/>
          <w:sz w:val="30"/>
          <w:szCs w:val="30"/>
        </w:rPr>
      </w:pPr>
    </w:p>
    <w:p w14:paraId="1E459521" w14:textId="77777777" w:rsidR="0024089D" w:rsidRDefault="0024089D">
      <w:pPr>
        <w:spacing w:line="560" w:lineRule="exact"/>
        <w:jc w:val="center"/>
        <w:rPr>
          <w:rFonts w:ascii="宋体" w:eastAsia="宋体" w:hAnsi="宋体" w:cs="宋体"/>
          <w:b/>
          <w:color w:val="000000"/>
          <w:sz w:val="30"/>
          <w:szCs w:val="30"/>
        </w:rPr>
      </w:pPr>
    </w:p>
    <w:p w14:paraId="4F3051BD" w14:textId="77777777" w:rsidR="0024089D" w:rsidRDefault="0024089D">
      <w:pPr>
        <w:spacing w:line="560" w:lineRule="exact"/>
        <w:rPr>
          <w:rFonts w:asciiTheme="minorEastAsia" w:hAnsiTheme="minorEastAsia"/>
          <w:color w:val="000000" w:themeColor="text1"/>
          <w:sz w:val="24"/>
          <w:szCs w:val="24"/>
        </w:rPr>
      </w:pPr>
    </w:p>
    <w:sectPr w:rsidR="0024089D">
      <w:pgSz w:w="11906" w:h="16838"/>
      <w:pgMar w:top="1701" w:right="1587" w:bottom="1361" w:left="158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仿宋_GB2312">
    <w:altName w:val="微软雅黑"/>
    <w:panose1 w:val="020B0604020202020204"/>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方正小标宋简体">
    <w:altName w:val="微软雅黑"/>
    <w:panose1 w:val="020B0604020202020204"/>
    <w:charset w:val="86"/>
    <w:family w:val="auto"/>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F19738"/>
    <w:multiLevelType w:val="singleLevel"/>
    <w:tmpl w:val="96F19738"/>
    <w:lvl w:ilvl="0">
      <w:start w:val="1"/>
      <w:numFmt w:val="decimal"/>
      <w:suff w:val="nothing"/>
      <w:lvlText w:val="%1、"/>
      <w:lvlJc w:val="left"/>
    </w:lvl>
  </w:abstractNum>
  <w:num w:numId="1" w16cid:durableId="20004987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瑶 卢">
    <w15:presenceInfo w15:providerId="Windows Live" w15:userId="b72b1d341c3b1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E1ZmIyYWQyZDljMjk3NDliOWQxMDE2NzIxMTZmNTkifQ=="/>
  </w:docVars>
  <w:rsids>
    <w:rsidRoot w:val="00525FE3"/>
    <w:rsid w:val="000C4C43"/>
    <w:rsid w:val="000C78D3"/>
    <w:rsid w:val="00167897"/>
    <w:rsid w:val="001957D9"/>
    <w:rsid w:val="001B59D6"/>
    <w:rsid w:val="0024089D"/>
    <w:rsid w:val="00255592"/>
    <w:rsid w:val="00282A75"/>
    <w:rsid w:val="00321C91"/>
    <w:rsid w:val="00365DB3"/>
    <w:rsid w:val="00376F34"/>
    <w:rsid w:val="003A1B5D"/>
    <w:rsid w:val="00481459"/>
    <w:rsid w:val="0049031C"/>
    <w:rsid w:val="004F513D"/>
    <w:rsid w:val="00525FE3"/>
    <w:rsid w:val="0052610E"/>
    <w:rsid w:val="00537E09"/>
    <w:rsid w:val="00617605"/>
    <w:rsid w:val="0063726D"/>
    <w:rsid w:val="00655FF6"/>
    <w:rsid w:val="006B7CFF"/>
    <w:rsid w:val="006E0508"/>
    <w:rsid w:val="00732C26"/>
    <w:rsid w:val="00733DFC"/>
    <w:rsid w:val="008621FD"/>
    <w:rsid w:val="008A5010"/>
    <w:rsid w:val="00912E6A"/>
    <w:rsid w:val="009B796F"/>
    <w:rsid w:val="009E0B5F"/>
    <w:rsid w:val="00A347E3"/>
    <w:rsid w:val="00A442A1"/>
    <w:rsid w:val="00A517E5"/>
    <w:rsid w:val="00A953D8"/>
    <w:rsid w:val="00AB3B49"/>
    <w:rsid w:val="00AB4F89"/>
    <w:rsid w:val="00B67038"/>
    <w:rsid w:val="00BA0415"/>
    <w:rsid w:val="00BC0DFB"/>
    <w:rsid w:val="00C6413D"/>
    <w:rsid w:val="00C932B4"/>
    <w:rsid w:val="00CC6416"/>
    <w:rsid w:val="00CD458E"/>
    <w:rsid w:val="00CE22A5"/>
    <w:rsid w:val="00CE7490"/>
    <w:rsid w:val="00D272DE"/>
    <w:rsid w:val="00DA1795"/>
    <w:rsid w:val="00DE7083"/>
    <w:rsid w:val="00E24B74"/>
    <w:rsid w:val="00E46E6B"/>
    <w:rsid w:val="00E820BC"/>
    <w:rsid w:val="00EB70D4"/>
    <w:rsid w:val="00EB75FA"/>
    <w:rsid w:val="00FC7349"/>
    <w:rsid w:val="00FD4CB9"/>
    <w:rsid w:val="00FD739C"/>
    <w:rsid w:val="00FF11FB"/>
    <w:rsid w:val="04CE7B7A"/>
    <w:rsid w:val="06A950A2"/>
    <w:rsid w:val="07EB14BB"/>
    <w:rsid w:val="0C3021AA"/>
    <w:rsid w:val="0E2A4DAD"/>
    <w:rsid w:val="0E676792"/>
    <w:rsid w:val="12921F8D"/>
    <w:rsid w:val="19FA78FE"/>
    <w:rsid w:val="1B363537"/>
    <w:rsid w:val="1C7576B7"/>
    <w:rsid w:val="20C45745"/>
    <w:rsid w:val="218D1969"/>
    <w:rsid w:val="21E3669B"/>
    <w:rsid w:val="25BD76D6"/>
    <w:rsid w:val="29F32CDB"/>
    <w:rsid w:val="2DE76F57"/>
    <w:rsid w:val="322841F8"/>
    <w:rsid w:val="33F06E87"/>
    <w:rsid w:val="34D93367"/>
    <w:rsid w:val="35AD5381"/>
    <w:rsid w:val="3B255DCE"/>
    <w:rsid w:val="3D9E16F0"/>
    <w:rsid w:val="3DFC6805"/>
    <w:rsid w:val="3ED52D67"/>
    <w:rsid w:val="3FAC14A9"/>
    <w:rsid w:val="403573BD"/>
    <w:rsid w:val="429733B9"/>
    <w:rsid w:val="451417BD"/>
    <w:rsid w:val="46DF6210"/>
    <w:rsid w:val="48153BC4"/>
    <w:rsid w:val="48BC753B"/>
    <w:rsid w:val="49AF7F09"/>
    <w:rsid w:val="4A0A15F3"/>
    <w:rsid w:val="4BA6500D"/>
    <w:rsid w:val="4CD2457B"/>
    <w:rsid w:val="4DAC65AF"/>
    <w:rsid w:val="4E201852"/>
    <w:rsid w:val="50D839EF"/>
    <w:rsid w:val="52007E77"/>
    <w:rsid w:val="536B5001"/>
    <w:rsid w:val="5539678A"/>
    <w:rsid w:val="557412F3"/>
    <w:rsid w:val="59394092"/>
    <w:rsid w:val="5B05454F"/>
    <w:rsid w:val="5F5E34E7"/>
    <w:rsid w:val="62D338FF"/>
    <w:rsid w:val="63BD7C2C"/>
    <w:rsid w:val="654F490F"/>
    <w:rsid w:val="68BC6E36"/>
    <w:rsid w:val="69611150"/>
    <w:rsid w:val="6C342E78"/>
    <w:rsid w:val="6FAF40CC"/>
    <w:rsid w:val="71FA6346"/>
    <w:rsid w:val="72145F55"/>
    <w:rsid w:val="72C870CA"/>
    <w:rsid w:val="73A90023"/>
    <w:rsid w:val="75DD179B"/>
    <w:rsid w:val="76237529"/>
    <w:rsid w:val="766026E9"/>
    <w:rsid w:val="776B6A9F"/>
    <w:rsid w:val="7A6B5831"/>
    <w:rsid w:val="7C630FFB"/>
    <w:rsid w:val="7EB722A9"/>
    <w:rsid w:val="7F6F3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F86F970"/>
  <w15:docId w15:val="{14C21EA8-2631-AE4D-83F8-3D13DD0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420"/>
    </w:pPr>
    <w:rPr>
      <w:rFonts w:eastAsia="仿宋_GB2312"/>
      <w:szCs w:val="24"/>
    </w:rPr>
  </w:style>
  <w:style w:type="paragraph" w:styleId="a5">
    <w:name w:val="Date"/>
    <w:basedOn w:val="a"/>
    <w:next w:val="a"/>
    <w:link w:val="a6"/>
    <w:autoRedefine/>
    <w:uiPriority w:val="99"/>
    <w:semiHidden/>
    <w:unhideWhenUsed/>
    <w:qFormat/>
    <w:pPr>
      <w:ind w:leftChars="2500" w:left="100"/>
    </w:pPr>
  </w:style>
  <w:style w:type="paragraph" w:styleId="2">
    <w:name w:val="Body Text Indent 2"/>
    <w:basedOn w:val="a"/>
    <w:link w:val="20"/>
    <w:qFormat/>
    <w:pPr>
      <w:ind w:left="420"/>
    </w:pPr>
    <w:rPr>
      <w:rFonts w:eastAsia="黑体"/>
      <w:sz w:val="24"/>
      <w:szCs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spacing w:beforeAutospacing="1" w:afterAutospacing="1"/>
      <w:jc w:val="left"/>
    </w:pPr>
    <w:rPr>
      <w:rFonts w:cs="Times New Roman"/>
      <w:kern w:val="0"/>
      <w:sz w:val="24"/>
      <w:szCs w:val="24"/>
    </w:rPr>
  </w:style>
  <w:style w:type="paragraph" w:styleId="ac">
    <w:name w:val="Title"/>
    <w:basedOn w:val="a"/>
    <w:next w:val="a"/>
    <w:link w:val="ad"/>
    <w:qFormat/>
    <w:pPr>
      <w:spacing w:before="240" w:after="60"/>
      <w:jc w:val="center"/>
      <w:outlineLvl w:val="0"/>
    </w:pPr>
    <w:rPr>
      <w:rFonts w:ascii="Cambria" w:hAnsi="Cambria"/>
      <w:b/>
      <w:bCs/>
      <w:sz w:val="32"/>
      <w:szCs w:val="32"/>
    </w:rPr>
  </w:style>
  <w:style w:type="character" w:styleId="ae">
    <w:name w:val="Strong"/>
    <w:basedOn w:val="a0"/>
    <w:qFormat/>
    <w:rPr>
      <w:b/>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paragraph" w:styleId="af">
    <w:name w:val="List Paragraph"/>
    <w:basedOn w:val="a"/>
    <w:uiPriority w:val="34"/>
    <w:qFormat/>
    <w:pPr>
      <w:ind w:firstLineChars="200" w:firstLine="420"/>
    </w:pPr>
  </w:style>
  <w:style w:type="character" w:customStyle="1" w:styleId="ad">
    <w:name w:val="标题 字符"/>
    <w:basedOn w:val="a0"/>
    <w:link w:val="ac"/>
    <w:autoRedefine/>
    <w:qFormat/>
    <w:rPr>
      <w:rFonts w:ascii="Cambria" w:hAnsi="Cambria"/>
      <w:b/>
      <w:bCs/>
      <w:sz w:val="32"/>
      <w:szCs w:val="32"/>
    </w:rPr>
  </w:style>
  <w:style w:type="character" w:customStyle="1" w:styleId="a4">
    <w:name w:val="正文文本缩进 字符"/>
    <w:basedOn w:val="a0"/>
    <w:link w:val="a3"/>
    <w:qFormat/>
    <w:rPr>
      <w:rFonts w:eastAsia="仿宋_GB2312"/>
      <w:szCs w:val="24"/>
    </w:rPr>
  </w:style>
  <w:style w:type="character" w:customStyle="1" w:styleId="20">
    <w:name w:val="正文文本缩进 2 字符"/>
    <w:basedOn w:val="a0"/>
    <w:link w:val="2"/>
    <w:qFormat/>
    <w:rPr>
      <w:rFonts w:eastAsia="黑体"/>
      <w:sz w:val="24"/>
      <w:szCs w:val="24"/>
    </w:rPr>
  </w:style>
  <w:style w:type="paragraph" w:styleId="af0">
    <w:name w:val="Revision"/>
    <w:hidden/>
    <w:uiPriority w:val="99"/>
    <w:unhideWhenUsed/>
    <w:rsid w:val="00FF11F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692CF-8757-49AB-9EC2-55BA98A53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124</Words>
  <Characters>708</Characters>
  <Application>Microsoft Office Word</Application>
  <DocSecurity>0</DocSecurity>
  <Lines>5</Lines>
  <Paragraphs>1</Paragraphs>
  <ScaleCrop>false</ScaleCrop>
  <Company>china</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瑶 卢</cp:lastModifiedBy>
  <cp:revision>30</cp:revision>
  <cp:lastPrinted>2024-05-23T12:42:00Z</cp:lastPrinted>
  <dcterms:created xsi:type="dcterms:W3CDTF">2020-06-12T03:37:00Z</dcterms:created>
  <dcterms:modified xsi:type="dcterms:W3CDTF">2024-12-27T02:31:00Z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453F3C41BB014B77A55FF28C3532BF6D</vt:lpwstr>
  </property>
</Properties>
</file>